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PURCHASE AND SALE AGREEMENT AND JOINT ESCROW INSTRUCTIONS</w:t>
      </w:r>
    </w:p>
    <w:p>
      <w:r>
        <w:t>This Purchase and Sale Agreement (this "Agreement") is entered into as of October 5, 2026 by and between COBALT RIDGE HOLDINGS, LLC, a California limited liability company ("Seller"), and COASTLINE NET LEASE PARTNERS, LLC, a Delaware limited liability company ("Buyer").</w:t>
      </w:r>
    </w:p>
    <w:p>
      <w:r>
        <w:rPr>
          <w:b/>
        </w:rPr>
        <w:t>1. PROPERTY</w:t>
      </w:r>
    </w:p>
    <w:p>
      <w:r>
        <w:t>Seller agrees to sell and Buyer agrees to purchase the land and the single-tenant retail building located at 4120 Canyon Crest Road, Perris, California 92571 (the "Property"), together with Seller's interest in the existing lease with the tenant of the Property (the "Lease").</w:t>
      </w:r>
    </w:p>
    <w:p>
      <w:r>
        <w:rPr>
          <w:b/>
        </w:rPr>
        <w:t>2. PURCHASE PRICE AND DEPOSIT</w:t>
      </w:r>
    </w:p>
    <w:p>
      <w:r>
        <w:t>The purchase price for the Property is Four Million Two Hundred Thousand Dollars ($4,200,000.00) (the "Purchase Price"). Within three (3) business days after the Opening of Escrow, Buyer shall deposit One Hundred Thousand Dollars ($100,000.00) (the "Deposit") with Escrow Holder. The Deposit shall be non-refundable to Buyer except in the event of Seller's default.</w:t>
      </w:r>
    </w:p>
    <w:p>
      <w:r>
        <w:rPr>
          <w:b/>
        </w:rPr>
        <w:t>3. DUE DILIGENCE</w:t>
      </w:r>
    </w:p>
    <w:p>
      <w:r>
        <w:t>Buyer shall have a period of twenty-one (21) days after the Opening of Escrow (the "Due Diligence Period") to inspect the Property. Buyer shall not conduct any invasive testing of the Property without Seller's prior written consent.</w:t>
      </w:r>
    </w:p>
    <w:p>
      <w:r>
        <w:rPr>
          <w:b/>
        </w:rPr>
        <w:t>4. TITLE</w:t>
      </w:r>
    </w:p>
    <w:p>
      <w:r>
        <w:t>Buyer shall take title subject only to the Permitted Exceptions, which shall include all matters of record. Seller shall have no obligation to cure or remove any title matter.</w:t>
      </w:r>
    </w:p>
    <w:p>
      <w:r>
        <w:rPr>
          <w:b/>
        </w:rPr>
        <w:t>5. FINANCING</w:t>
      </w:r>
    </w:p>
    <w:p>
      <w:r>
        <w:t>Buyer's obligations under this Agreement are not contingent upon Buyer obtaining financing.</w:t>
      </w:r>
    </w:p>
    <w:p>
      <w:r>
        <w:rPr>
          <w:b/>
        </w:rPr>
        <w:t>6. CLOSING</w:t>
      </w:r>
    </w:p>
    <w:p>
      <w:r>
        <w:t>The Close of Escrow shall occur on or before the date that is thirty (60) days after the expiration of the Due Diligence Period (the "Closing Date").</w:t>
      </w:r>
    </w:p>
    <w:p>
      <w:r>
        <w:rPr>
          <w:b/>
        </w:rPr>
        <w:t>7. PRORATIONS</w:t>
      </w:r>
    </w:p>
    <w:p>
      <w:r>
        <w:t>Real property taxes, rents and operating expenses shall be prorated as of the Closing Date.</w:t>
      </w:r>
    </w:p>
    <w:p>
      <w:r>
        <w:rPr>
          <w:b/>
        </w:rPr>
        <w:t>8. REPRESENTATIONS AND WARRANTIES</w:t>
      </w:r>
    </w:p>
    <w:p>
      <w:r>
        <w:t>Seller represents and warrants to Buyer that, to Seller's actual knowledge, there are no pending condemnation proceedings affecting the Property. Seller's representations and warranties shall survive the Close of Escrow for a period of three (3) months.</w:t>
      </w:r>
    </w:p>
    <w:p>
      <w:r>
        <w:rPr>
          <w:b/>
        </w:rPr>
        <w:t>9. AS-IS SALE; RELEASE</w:t>
      </w:r>
    </w:p>
    <w:p>
      <w:r>
        <w:t>Buyer acknowledges that it is purchasing the Property AS-IS, WHERE-IS, WITH ALL FAULTS. Buyer releases Seller from any and all claims, known or unknown, arising from the physical or environmental condition of the Property, and Buyer waives the benefits of California Civil Code Section 1542.</w:t>
      </w:r>
    </w:p>
    <w:p>
      <w:r>
        <w:rPr>
          <w:b/>
        </w:rPr>
        <w:t>10. TENANT ESTOPPEL</w:t>
      </w:r>
    </w:p>
    <w:p>
      <w:r>
        <w:t>Seller shall use commercially reasonable efforts to obtain an estoppel certificate from the tenant under the Lease, but delivery of such estoppel certificate shall not be a condition to Buyer's obligations.</w:t>
      </w:r>
    </w:p>
    <w:p>
      <w:r>
        <w:rPr>
          <w:b/>
        </w:rPr>
        <w:t>11. DEFAULT; REMEDIES</w:t>
      </w:r>
    </w:p>
    <w:p>
      <w:r>
        <w:t>If Seller defaults under this Agreement, Buyer's sole and exclusive remedy shall be the return of the Deposit. If Buyer defaults, Seller shall retain the Deposit as liquidated damages.</w:t>
      </w:r>
    </w:p>
    <w:p>
      <w:r>
        <w:t>Buyer's Initials: ______  Seller's Initials: ______</w:t>
      </w:r>
    </w:p>
    <w:p>
      <w:r>
        <w:rPr>
          <w:b/>
        </w:rPr>
        <w:t>12. ASSIGNMENT</w:t>
      </w:r>
    </w:p>
    <w:p>
      <w:r>
        <w:t xml:space="preserve">Buyer shall not assign this Agreement without Seller's prior written consent</w:t>
      </w:r>
      <w:del w:id="901" w:author="Opposing Counsel" w:date="2026-10-01T00:00:00Z">
        <w:r>
          <w:delText xml:space="preserve">, which may be withheld for any reason</w:delText>
        </w:r>
      </w:del>
      <w:ins w:id="902" w:author="Opposing Counsel" w:date="2026-10-01T00:00:00Z">
        <w:r>
          <w:t>.</w:t>
        </w:r>
      </w:ins>
    </w:p>
    <w:p>
      <w:r>
        <w:rPr>
          <w:b/>
        </w:rPr>
        <w:t>13. CASUALTY AND CONDEMNATION</w:t>
      </w:r>
    </w:p>
    <w:p>
      <w:r>
        <w:t>If, prior to the Close of Escrow, the Property is damaged by casualty and the cost of repair exceeds ten percent (10%) of the Purchase Price, Buyer may terminate this Agreement by written notice to Seller.</w:t>
      </w:r>
    </w:p>
    <w:p>
      <w:r>
        <w:rPr>
          <w:b/>
        </w:rPr>
        <w:t>14. BROKERS</w:t>
      </w:r>
    </w:p>
    <w:p>
      <w:r>
        <w:t>Each party represents that it has dealt with no broker other than eXp Commercial in connection with this transaction.</w:t>
      </w:r>
    </w:p>
    <w:p>
      <w:r>
        <w:rPr>
          <w:b/>
        </w:rPr>
        <w:t>15. GOVERNING LAW</w:t>
      </w:r>
    </w:p>
    <w:p>
      <w:r>
        <w:t>This Agreement shall be governed by the laws of the State of California.</w:t>
      </w:r>
    </w:p>
    <w:p>
      <w:r>
        <w:rPr>
          <w:b/>
        </w:rPr>
        <w:t>SELLER: COBALT RIDGE HOLDINGS, LLC</w:t>
      </w:r>
    </w:p>
    <w:p>
      <w:r>
        <w:t>By: ____________________</w:t>
      </w:r>
    </w:p>
    <w:p>
      <w:r>
        <w:rPr>
          <w:b/>
        </w:rPr>
        <w:t>BUYER: COASTLINE NET LEASE PARTNERS, LLC</w:t>
      </w:r>
    </w:p>
    <w:p>
      <w:r>
        <w:t>By: ____________________</w:t>
      </w:r>
    </w:p>
    <w:p>
      <w:r>
        <w:t xml:space="preserve">Escrow Holder:</w:t>
      </w:r>
      <w:r>
        <w:tab/>
      </w:r>
      <w:hyperlink xmlns:r="http://schemas.openxmlformats.org/officeDocument/2006/relationships" r:id="rIdNone">
        <w:r>
          <w:t xml:space="preserve">First American Title</w:t>
        </w:r>
      </w:hyperlink>
      <w:r>
        <w:t xml:space="preserve">, Attn: Escrow Officer</w:t>
      </w:r>
      <w:r>
        <w:br/>
      </w:r>
      <w:r>
        <w:t xml:space="preserve">Escrow No. </w:t>
      </w:r>
      <w:r>
        <w:fldChar w:fldCharType="begin"/>
      </w:r>
      <w:r>
        <w:instrText xml:space="preserve"> DOCPROPERTY EscrowNo </w:instrText>
      </w:r>
      <w:r>
        <w:fldChar w:fldCharType="separate"/>
      </w:r>
      <w:r>
        <w:t xml:space="preserve">E-2026-0417</w:t>
      </w:r>
      <w:r>
        <w:fldChar w:fldCharType="end"/>
      </w:r>
    </w:p>
    <w:tbl>
      <w:tblPr>
        <w:tblW w:w="0" w:type="auto"/>
      </w:tblPr>
      <w:tblGrid>
        <w:gridCol w:w="4000"/>
        <w:gridCol w:w="4000"/>
      </w:tblGrid>
      <w:tr>
        <w:tc>
          <w:p>
            <w:r>
              <w:t xml:space="preserve">Opening of Escrow</w:t>
            </w:r>
          </w:p>
        </w:tc>
        <w:tc>
          <w:p>
            <w:r>
              <w:t xml:space="preserve">October 7, 2026</w:t>
            </w:r>
          </w:p>
        </w:tc>
      </w:tr>
    </w:tbl>
    <w:p>
      <w:r>
        <w:t xml:space="preserve">Exhibit A follows.</w:t>
      </w:r>
      <w:r>
        <mc:AlternateContent xmlns:mc="http://schemas.openxmlformats.org/markup-compatibility/2006">
          <mc:Choice Requires="wps">
            <w:drawing>
              <wp:ancho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txbx>
                        <w:txbxContent>
                          <w:p>
                            <w:r>
                              <w:t xml:space="preserve">Draft for discussion only</w:t>
                            </w:r>
                          </w:p>
                        </w:txbxContent>
                      </wps:txbx>
                    </wps:wsp>
                  </a:graphicData>
                </a:graphic>
              </wp:anchor>
            </w:drawing>
          </mc:Choice>
          <mc:Fallback>
            <w:pict>
              <v:shape xmlns:v="urn:schemas-microsoft-com:vml">
                <v:textbox>
                  <w:txbxContent>
                    <w:p>
                      <w:r>
                        <w:t xml:space="preserve">Draft for discussion only</w:t>
                      </w:r>
                    </w:p>
                  </w:txbxContent>
                </v:textbox>
              </v:shape>
            </w:pict>
          </mc:Fallback>
        </mc:AlternateContent>
      </w:r>
    </w:p>
    <w:p>
      <w:moveFrom w:id="903" w:author="Opposing Counsel" w:date="2026-10-01T00:00:00Z">
        <w:r>
          <w:t xml:space="preserve">MOVED-AWAY </w:t>
        </w:r>
      </w:moveFrom>
      <w:r>
        <w:t xml:space="preserve">Time is of the essence.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